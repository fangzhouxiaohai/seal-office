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ins w:id="1" w:author="成品审阅人" w:date="2026-10-18T09:30:00Z">
        <w:r>
          <w:rPr>
            <w:b w:val="false"/>
            <w:bCs w:val="false"/>
            <w:i w:val="false"/>
            <w:iCs w:val="false"/>
            <w:strike w:val="false"/>
          </w:rPr>
          <w:t xml:space="preserve">历史ins</w:t>
        </w:r>
      </w:ins>
      <w:del w:id="2" w:author="成品审阅人" w:date="2026-10-18T09:30:00Z">
        <w:r>
          <w:rPr>
            <w:b w:val="false"/>
            <w:bCs w:val="false"/>
            <w:i w:val="false"/>
            <w:iCs w:val="false"/>
            <w:strike w:val="false"/>
          </w:rPr>
          <w:delText xml:space="preserve">历史del</w:delText>
        </w:r>
      </w:del>
      <w:moveFrom w:id="3" w:author="成品审阅人" w:date="2026-10-18T09:30:00Z">
        <w:r>
          <w:rPr>
            <w:b w:val="false"/>
            <w:bCs w:val="false"/>
            <w:i w:val="false"/>
            <w:iCs w:val="false"/>
            <w:strike w:val="false"/>
          </w:rPr>
          <w:delText xml:space="preserve">历史moveFrom</w:delText>
        </w:r>
      </w:moveFrom>
      <w:moveTo w:id="4" w:author="成品审阅人" w:date="2026-10-18T09:30:00Z">
        <w:r>
          <w:rPr>
            <w:b w:val="false"/>
            <w:bCs w:val="false"/>
            <w:i w:val="false"/>
            <w:iCs w:val="false"/>
            <w:strike w:val="false"/>
          </w:rPr>
          <w:t xml:space="preserve">历史moveTo</w:t>
        </w:r>
      </w:moveTo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auto"/>
      <w:sz w:val="32"/>
      <w:szCs w:val="32"/>
    </w:rPr>
  </w:style>
  <w:style w:type="paragraph" w:styleId="Heading2">
    <w:name w:val="Heading 2"/>
    <w:basedOn w:val="Normal"/>
    <w:next w:val="Normal"/>
    <w:qFormat/>
    <w:rPr>
      <w:color w:val="auto"/>
      <w:sz w:val="26"/>
      <w:szCs w:val="26"/>
    </w:rPr>
  </w:style>
  <w:style w:type="paragraph" w:styleId="Heading3">
    <w:name w:val="Heading 3"/>
    <w:basedOn w:val="Normal"/>
    <w:next w:val="Normal"/>
    <w:qFormat/>
    <w:rPr>
      <w:color w:val="auto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auto"/>
    </w:rPr>
  </w:style>
  <w:style w:type="paragraph" w:styleId="Heading5">
    <w:name w:val="Heading 5"/>
    <w:basedOn w:val="Normal"/>
    <w:next w:val="Normal"/>
    <w:qFormat/>
    <w:rPr>
      <w:color w:val="auto"/>
    </w:rPr>
  </w:style>
  <w:style w:type="paragraph" w:styleId="Heading6">
    <w:name w:val="Heading 6"/>
    <w:basedOn w:val="Normal"/>
    <w:next w:val="Normal"/>
    <w:qFormat/>
    <w:rPr>
      <w:color w:val="auto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alOfficeTableSeparator">
    <w:name w:val="SealOffice table separator"/>
    <w:pPr>
      <w:spacing w:before="0" w:after="0" w:line="1" w:lineRule="exact"/>
    </w:pPr>
    <w:rPr>
      <w:sz w:val="2"/>
      <w:szCs w:val="2"/>
      <w:vanish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2026-10-26T08:18:14.823Z</dcterms:created>
  <dcterms:modified xsi:type="dcterms:W3CDTF">2026-10-26T08:18:14.823Z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